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Topic: Quality of Life after COVID-19</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b w:val="1"/>
          <w:sz w:val="26"/>
          <w:szCs w:val="26"/>
          <w:rtl w:val="0"/>
        </w:rPr>
        <w:t xml:space="preserve">Questionnaire:</w:t>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spacing w:after="240" w:before="240" w:lineRule="auto"/>
        <w:rPr>
          <w:b w:val="1"/>
          <w:i w:val="1"/>
          <w:highlight w:val="yellow"/>
        </w:rPr>
      </w:pPr>
      <w:r w:rsidDel="00000000" w:rsidR="00000000" w:rsidRPr="00000000">
        <w:rPr>
          <w:b w:val="1"/>
          <w:i w:val="1"/>
          <w:highlight w:val="yellow"/>
          <w:rtl w:val="0"/>
        </w:rPr>
        <w:t xml:space="preserve">This information/question were obtained from:</w:t>
      </w:r>
    </w:p>
    <w:p w:rsidR="00000000" w:rsidDel="00000000" w:rsidP="00000000" w:rsidRDefault="00000000" w:rsidRPr="00000000" w14:paraId="00000006">
      <w:pPr>
        <w:spacing w:after="240" w:before="240" w:lineRule="auto"/>
        <w:rPr>
          <w:b w:val="1"/>
          <w:i w:val="1"/>
          <w:highlight w:val="yellow"/>
        </w:rPr>
      </w:pPr>
      <w:r w:rsidDel="00000000" w:rsidR="00000000" w:rsidRPr="00000000">
        <w:rPr>
          <w:b w:val="1"/>
          <w:i w:val="1"/>
          <w:highlight w:val="yellow"/>
          <w:rtl w:val="0"/>
        </w:rPr>
        <w:t xml:space="preserve"> https://cccse.org/sites/default/files/2020_COVID-19_Spring_Item_Set.pdf</w:t>
      </w:r>
    </w:p>
    <w:p w:rsidR="00000000" w:rsidDel="00000000" w:rsidP="00000000" w:rsidRDefault="00000000" w:rsidRPr="00000000" w14:paraId="00000007">
      <w:pPr>
        <w:spacing w:after="240" w:before="240" w:lineRule="auto"/>
        <w:rPr>
          <w:b w:val="1"/>
          <w:i w:val="1"/>
          <w:highlight w:val="yellow"/>
        </w:rPr>
      </w:pPr>
      <w:r w:rsidDel="00000000" w:rsidR="00000000" w:rsidRPr="00000000">
        <w:rPr>
          <w:b w:val="1"/>
          <w:i w:val="1"/>
          <w:highlight w:val="yellow"/>
          <w:rtl w:val="0"/>
        </w:rPr>
        <w:t xml:space="preserve">please indicate how concerned you are at this time about the following</w:t>
      </w:r>
    </w:p>
    <w:p w:rsidR="00000000" w:rsidDel="00000000" w:rsidP="00000000" w:rsidRDefault="00000000" w:rsidRPr="00000000" w14:paraId="00000008">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What is your gender? </w:t>
      </w:r>
    </w:p>
    <w:p w:rsidR="00000000" w:rsidDel="00000000" w:rsidP="00000000" w:rsidRDefault="00000000" w:rsidRPr="00000000" w14:paraId="0000000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Man</w:t>
      </w:r>
    </w:p>
    <w:p w:rsidR="00000000" w:rsidDel="00000000" w:rsidP="00000000" w:rsidRDefault="00000000" w:rsidRPr="00000000" w14:paraId="0000000A">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Woman</w:t>
      </w:r>
    </w:p>
    <w:p w:rsidR="00000000" w:rsidDel="00000000" w:rsidP="00000000" w:rsidRDefault="00000000" w:rsidRPr="00000000" w14:paraId="0000000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Other</w:t>
      </w:r>
    </w:p>
    <w:p w:rsidR="00000000" w:rsidDel="00000000" w:rsidP="00000000" w:rsidRDefault="00000000" w:rsidRPr="00000000" w14:paraId="0000000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I prefer not to respond </w:t>
      </w:r>
    </w:p>
    <w:p w:rsidR="00000000" w:rsidDel="00000000" w:rsidP="00000000" w:rsidRDefault="00000000" w:rsidRPr="00000000" w14:paraId="0000000D">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 What is your age? </w:t>
      </w:r>
    </w:p>
    <w:p w:rsidR="00000000" w:rsidDel="00000000" w:rsidP="00000000" w:rsidRDefault="00000000" w:rsidRPr="00000000" w14:paraId="0000000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Younger than 18 </w:t>
      </w:r>
    </w:p>
    <w:p w:rsidR="00000000" w:rsidDel="00000000" w:rsidP="00000000" w:rsidRDefault="00000000" w:rsidRPr="00000000" w14:paraId="0000001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18</w:t>
      </w:r>
      <w:r w:rsidDel="00000000" w:rsidR="00000000" w:rsidRPr="00000000">
        <w:rPr>
          <w:rFonts w:ascii="Times New Roman" w:cs="Times New Roman" w:eastAsia="Times New Roman" w:hAnsi="Times New Roman"/>
          <w:b w:val="1"/>
          <w:color w:val="444444"/>
          <w:rtl w:val="0"/>
        </w:rPr>
        <w:t xml:space="preserve">–</w:t>
      </w:r>
      <w:r w:rsidDel="00000000" w:rsidR="00000000" w:rsidRPr="00000000">
        <w:rPr>
          <w:rFonts w:ascii="Times New Roman" w:cs="Times New Roman" w:eastAsia="Times New Roman" w:hAnsi="Times New Roman"/>
          <w:b w:val="1"/>
          <w:rtl w:val="0"/>
        </w:rPr>
        <w:t xml:space="preserve">19</w:t>
      </w:r>
    </w:p>
    <w:p w:rsidR="00000000" w:rsidDel="00000000" w:rsidP="00000000" w:rsidRDefault="00000000" w:rsidRPr="00000000" w14:paraId="0000001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20</w:t>
      </w:r>
      <w:r w:rsidDel="00000000" w:rsidR="00000000" w:rsidRPr="00000000">
        <w:rPr>
          <w:rFonts w:ascii="Times New Roman" w:cs="Times New Roman" w:eastAsia="Times New Roman" w:hAnsi="Times New Roman"/>
          <w:b w:val="1"/>
          <w:color w:val="444444"/>
          <w:rtl w:val="0"/>
        </w:rPr>
        <w:t xml:space="preserve">–</w:t>
      </w:r>
      <w:r w:rsidDel="00000000" w:rsidR="00000000" w:rsidRPr="00000000">
        <w:rPr>
          <w:rFonts w:ascii="Times New Roman" w:cs="Times New Roman" w:eastAsia="Times New Roman" w:hAnsi="Times New Roman"/>
          <w:b w:val="1"/>
          <w:rtl w:val="0"/>
        </w:rPr>
        <w:t xml:space="preserve">21</w:t>
      </w:r>
    </w:p>
    <w:p w:rsidR="00000000" w:rsidDel="00000000" w:rsidP="00000000" w:rsidRDefault="00000000" w:rsidRPr="00000000" w14:paraId="0000001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22</w:t>
      </w:r>
      <w:r w:rsidDel="00000000" w:rsidR="00000000" w:rsidRPr="00000000">
        <w:rPr>
          <w:rFonts w:ascii="Times New Roman" w:cs="Times New Roman" w:eastAsia="Times New Roman" w:hAnsi="Times New Roman"/>
          <w:b w:val="1"/>
          <w:color w:val="444444"/>
          <w:rtl w:val="0"/>
        </w:rPr>
        <w:t xml:space="preserve">–</w:t>
      </w:r>
      <w:r w:rsidDel="00000000" w:rsidR="00000000" w:rsidRPr="00000000">
        <w:rPr>
          <w:rFonts w:ascii="Times New Roman" w:cs="Times New Roman" w:eastAsia="Times New Roman" w:hAnsi="Times New Roman"/>
          <w:b w:val="1"/>
          <w:rtl w:val="0"/>
        </w:rPr>
        <w:t xml:space="preserve">24</w:t>
      </w:r>
    </w:p>
    <w:p w:rsidR="00000000" w:rsidDel="00000000" w:rsidP="00000000" w:rsidRDefault="00000000" w:rsidRPr="00000000" w14:paraId="0000001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 25</w:t>
      </w:r>
      <w:r w:rsidDel="00000000" w:rsidR="00000000" w:rsidRPr="00000000">
        <w:rPr>
          <w:rFonts w:ascii="Times New Roman" w:cs="Times New Roman" w:eastAsia="Times New Roman" w:hAnsi="Times New Roman"/>
          <w:b w:val="1"/>
          <w:color w:val="444444"/>
          <w:rtl w:val="0"/>
        </w:rPr>
        <w:t xml:space="preserve">–</w:t>
      </w:r>
      <w:r w:rsidDel="00000000" w:rsidR="00000000" w:rsidRPr="00000000">
        <w:rPr>
          <w:rFonts w:ascii="Times New Roman" w:cs="Times New Roman" w:eastAsia="Times New Roman" w:hAnsi="Times New Roman"/>
          <w:b w:val="1"/>
          <w:rtl w:val="0"/>
        </w:rPr>
        <w:t xml:space="preserve">29</w:t>
      </w:r>
    </w:p>
    <w:p w:rsidR="00000000" w:rsidDel="00000000" w:rsidP="00000000" w:rsidRDefault="00000000" w:rsidRPr="00000000" w14:paraId="0000001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 30</w:t>
      </w:r>
      <w:r w:rsidDel="00000000" w:rsidR="00000000" w:rsidRPr="00000000">
        <w:rPr>
          <w:rFonts w:ascii="Times New Roman" w:cs="Times New Roman" w:eastAsia="Times New Roman" w:hAnsi="Times New Roman"/>
          <w:b w:val="1"/>
          <w:color w:val="444444"/>
          <w:rtl w:val="0"/>
        </w:rPr>
        <w:t xml:space="preserve">–</w:t>
      </w:r>
      <w:r w:rsidDel="00000000" w:rsidR="00000000" w:rsidRPr="00000000">
        <w:rPr>
          <w:rFonts w:ascii="Times New Roman" w:cs="Times New Roman" w:eastAsia="Times New Roman" w:hAnsi="Times New Roman"/>
          <w:b w:val="1"/>
          <w:rtl w:val="0"/>
        </w:rPr>
        <w:t xml:space="preserve">39</w:t>
      </w:r>
    </w:p>
    <w:p w:rsidR="00000000" w:rsidDel="00000000" w:rsidP="00000000" w:rsidRDefault="00000000" w:rsidRPr="00000000" w14:paraId="0000001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 40</w:t>
      </w:r>
      <w:r w:rsidDel="00000000" w:rsidR="00000000" w:rsidRPr="00000000">
        <w:rPr>
          <w:rFonts w:ascii="Times New Roman" w:cs="Times New Roman" w:eastAsia="Times New Roman" w:hAnsi="Times New Roman"/>
          <w:b w:val="1"/>
          <w:color w:val="444444"/>
          <w:rtl w:val="0"/>
        </w:rPr>
        <w:t xml:space="preserve">–</w:t>
      </w:r>
      <w:r w:rsidDel="00000000" w:rsidR="00000000" w:rsidRPr="00000000">
        <w:rPr>
          <w:rFonts w:ascii="Times New Roman" w:cs="Times New Roman" w:eastAsia="Times New Roman" w:hAnsi="Times New Roman"/>
          <w:b w:val="1"/>
          <w:rtl w:val="0"/>
        </w:rPr>
        <w:t xml:space="preserve">49</w:t>
      </w:r>
    </w:p>
    <w:p w:rsidR="00000000" w:rsidDel="00000000" w:rsidP="00000000" w:rsidRDefault="00000000" w:rsidRPr="00000000" w14:paraId="0000001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 50</w:t>
      </w:r>
      <w:r w:rsidDel="00000000" w:rsidR="00000000" w:rsidRPr="00000000">
        <w:rPr>
          <w:rFonts w:ascii="Times New Roman" w:cs="Times New Roman" w:eastAsia="Times New Roman" w:hAnsi="Times New Roman"/>
          <w:b w:val="1"/>
          <w:color w:val="444444"/>
          <w:rtl w:val="0"/>
        </w:rPr>
        <w:t xml:space="preserve">–</w:t>
      </w:r>
      <w:r w:rsidDel="00000000" w:rsidR="00000000" w:rsidRPr="00000000">
        <w:rPr>
          <w:rFonts w:ascii="Times New Roman" w:cs="Times New Roman" w:eastAsia="Times New Roman" w:hAnsi="Times New Roman"/>
          <w:b w:val="1"/>
          <w:rtl w:val="0"/>
        </w:rPr>
        <w:t xml:space="preserve">65</w:t>
      </w:r>
    </w:p>
    <w:p w:rsidR="00000000" w:rsidDel="00000000" w:rsidP="00000000" w:rsidRDefault="00000000" w:rsidRPr="00000000" w14:paraId="0000001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Older than 65 </w:t>
      </w:r>
    </w:p>
    <w:p w:rsidR="00000000" w:rsidDel="00000000" w:rsidP="00000000" w:rsidRDefault="00000000" w:rsidRPr="00000000" w14:paraId="00000018">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 Access to health care </w:t>
      </w:r>
    </w:p>
    <w:p w:rsidR="00000000" w:rsidDel="00000000" w:rsidP="00000000" w:rsidRDefault="00000000" w:rsidRPr="00000000" w14:paraId="0000001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Very concerned</w:t>
      </w:r>
    </w:p>
    <w:p w:rsidR="00000000" w:rsidDel="00000000" w:rsidP="00000000" w:rsidRDefault="00000000" w:rsidRPr="00000000" w14:paraId="0000001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Somewhat concerned </w:t>
      </w:r>
    </w:p>
    <w:p w:rsidR="00000000" w:rsidDel="00000000" w:rsidP="00000000" w:rsidRDefault="00000000" w:rsidRPr="00000000" w14:paraId="0000001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Slightly concerned</w:t>
      </w:r>
    </w:p>
    <w:p w:rsidR="00000000" w:rsidDel="00000000" w:rsidP="00000000" w:rsidRDefault="00000000" w:rsidRPr="00000000" w14:paraId="0000001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 at all concerned </w:t>
      </w:r>
    </w:p>
    <w:p w:rsidR="00000000" w:rsidDel="00000000" w:rsidP="00000000" w:rsidRDefault="00000000" w:rsidRPr="00000000" w14:paraId="0000001E">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Access to mental health services </w:t>
      </w:r>
    </w:p>
    <w:p w:rsidR="00000000" w:rsidDel="00000000" w:rsidP="00000000" w:rsidRDefault="00000000" w:rsidRPr="00000000" w14:paraId="0000002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Very concerned</w:t>
      </w:r>
    </w:p>
    <w:p w:rsidR="00000000" w:rsidDel="00000000" w:rsidP="00000000" w:rsidRDefault="00000000" w:rsidRPr="00000000" w14:paraId="0000002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Somewhat concerned </w:t>
      </w:r>
    </w:p>
    <w:p w:rsidR="00000000" w:rsidDel="00000000" w:rsidP="00000000" w:rsidRDefault="00000000" w:rsidRPr="00000000" w14:paraId="0000002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Slightly concerned</w:t>
      </w:r>
    </w:p>
    <w:p w:rsidR="00000000" w:rsidDel="00000000" w:rsidP="00000000" w:rsidRDefault="00000000" w:rsidRPr="00000000" w14:paraId="0000002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 at all concerned </w:t>
      </w:r>
    </w:p>
    <w:p w:rsidR="00000000" w:rsidDel="00000000" w:rsidP="00000000" w:rsidRDefault="00000000" w:rsidRPr="00000000" w14:paraId="00000024">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Having enough food for myself and/or my family </w:t>
      </w:r>
    </w:p>
    <w:p w:rsidR="00000000" w:rsidDel="00000000" w:rsidP="00000000" w:rsidRDefault="00000000" w:rsidRPr="00000000" w14:paraId="0000002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Very concerned</w:t>
      </w:r>
    </w:p>
    <w:p w:rsidR="00000000" w:rsidDel="00000000" w:rsidP="00000000" w:rsidRDefault="00000000" w:rsidRPr="00000000" w14:paraId="0000002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Somewhat concerned </w:t>
      </w:r>
    </w:p>
    <w:p w:rsidR="00000000" w:rsidDel="00000000" w:rsidP="00000000" w:rsidRDefault="00000000" w:rsidRPr="00000000" w14:paraId="0000002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Slightly concerned</w:t>
      </w:r>
    </w:p>
    <w:p w:rsidR="00000000" w:rsidDel="00000000" w:rsidP="00000000" w:rsidRDefault="00000000" w:rsidRPr="00000000" w14:paraId="0000002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 at all concerned </w:t>
      </w:r>
    </w:p>
    <w:p w:rsidR="00000000" w:rsidDel="00000000" w:rsidP="00000000" w:rsidRDefault="00000000" w:rsidRPr="00000000" w14:paraId="0000002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Having a safe and secure place to live/sleep at night </w:t>
      </w:r>
    </w:p>
    <w:p w:rsidR="00000000" w:rsidDel="00000000" w:rsidP="00000000" w:rsidRDefault="00000000" w:rsidRPr="00000000" w14:paraId="0000002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Very concerned</w:t>
      </w:r>
    </w:p>
    <w:p w:rsidR="00000000" w:rsidDel="00000000" w:rsidP="00000000" w:rsidRDefault="00000000" w:rsidRPr="00000000" w14:paraId="0000002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Somewhat concerned </w:t>
      </w:r>
    </w:p>
    <w:p w:rsidR="00000000" w:rsidDel="00000000" w:rsidP="00000000" w:rsidRDefault="00000000" w:rsidRPr="00000000" w14:paraId="0000002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Slightly concerned</w:t>
      </w:r>
    </w:p>
    <w:p w:rsidR="00000000" w:rsidDel="00000000" w:rsidP="00000000" w:rsidRDefault="00000000" w:rsidRPr="00000000" w14:paraId="0000002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 at all concerned </w:t>
      </w:r>
    </w:p>
    <w:p w:rsidR="00000000" w:rsidDel="00000000" w:rsidP="00000000" w:rsidRDefault="00000000" w:rsidRPr="00000000" w14:paraId="00000030">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Paying for my education </w:t>
      </w:r>
    </w:p>
    <w:p w:rsidR="00000000" w:rsidDel="00000000" w:rsidP="00000000" w:rsidRDefault="00000000" w:rsidRPr="00000000" w14:paraId="0000003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Very concerned</w:t>
      </w:r>
    </w:p>
    <w:p w:rsidR="00000000" w:rsidDel="00000000" w:rsidP="00000000" w:rsidRDefault="00000000" w:rsidRPr="00000000" w14:paraId="0000003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Somewhat concerned </w:t>
      </w:r>
    </w:p>
    <w:p w:rsidR="00000000" w:rsidDel="00000000" w:rsidP="00000000" w:rsidRDefault="00000000" w:rsidRPr="00000000" w14:paraId="0000003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Slightly concerned</w:t>
      </w:r>
    </w:p>
    <w:p w:rsidR="00000000" w:rsidDel="00000000" w:rsidP="00000000" w:rsidRDefault="00000000" w:rsidRPr="00000000" w14:paraId="0000003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 at all concerned </w:t>
      </w:r>
    </w:p>
    <w:p w:rsidR="00000000" w:rsidDel="00000000" w:rsidP="00000000" w:rsidRDefault="00000000" w:rsidRPr="00000000" w14:paraId="00000036">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 Paying utility bills </w:t>
      </w:r>
    </w:p>
    <w:p w:rsidR="00000000" w:rsidDel="00000000" w:rsidP="00000000" w:rsidRDefault="00000000" w:rsidRPr="00000000" w14:paraId="0000003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Very concerned</w:t>
      </w:r>
    </w:p>
    <w:p w:rsidR="00000000" w:rsidDel="00000000" w:rsidP="00000000" w:rsidRDefault="00000000" w:rsidRPr="00000000" w14:paraId="0000003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Somewhat concerned </w:t>
      </w:r>
    </w:p>
    <w:p w:rsidR="00000000" w:rsidDel="00000000" w:rsidP="00000000" w:rsidRDefault="00000000" w:rsidRPr="00000000" w14:paraId="0000003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Slightly concerned</w:t>
      </w:r>
    </w:p>
    <w:p w:rsidR="00000000" w:rsidDel="00000000" w:rsidP="00000000" w:rsidRDefault="00000000" w:rsidRPr="00000000" w14:paraId="0000003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 at all concerned </w:t>
      </w:r>
    </w:p>
    <w:p w:rsidR="00000000" w:rsidDel="00000000" w:rsidP="00000000" w:rsidRDefault="00000000" w:rsidRPr="00000000" w14:paraId="0000003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 Paying rent or mortgage </w:t>
      </w:r>
    </w:p>
    <w:p w:rsidR="00000000" w:rsidDel="00000000" w:rsidP="00000000" w:rsidRDefault="00000000" w:rsidRPr="00000000" w14:paraId="0000003F">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Very concerned</w:t>
      </w:r>
    </w:p>
    <w:p w:rsidR="00000000" w:rsidDel="00000000" w:rsidP="00000000" w:rsidRDefault="00000000" w:rsidRPr="00000000" w14:paraId="0000004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Somewhat concerned</w:t>
      </w:r>
    </w:p>
    <w:p w:rsidR="00000000" w:rsidDel="00000000" w:rsidP="00000000" w:rsidRDefault="00000000" w:rsidRPr="00000000" w14:paraId="0000004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 Slightly concerned</w:t>
      </w:r>
    </w:p>
    <w:p w:rsidR="00000000" w:rsidDel="00000000" w:rsidP="00000000" w:rsidRDefault="00000000" w:rsidRPr="00000000" w14:paraId="0000004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 at all concerned </w:t>
      </w:r>
    </w:p>
    <w:p w:rsidR="00000000" w:rsidDel="00000000" w:rsidP="00000000" w:rsidRDefault="00000000" w:rsidRPr="00000000" w14:paraId="00000043">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 Feeling isolated </w:t>
      </w:r>
    </w:p>
    <w:p w:rsidR="00000000" w:rsidDel="00000000" w:rsidP="00000000" w:rsidRDefault="00000000" w:rsidRPr="00000000" w14:paraId="0000004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Very concerned</w:t>
      </w:r>
    </w:p>
    <w:p w:rsidR="00000000" w:rsidDel="00000000" w:rsidP="00000000" w:rsidRDefault="00000000" w:rsidRPr="00000000" w14:paraId="0000004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Somewhat concerned </w:t>
      </w:r>
    </w:p>
    <w:p w:rsidR="00000000" w:rsidDel="00000000" w:rsidP="00000000" w:rsidRDefault="00000000" w:rsidRPr="00000000" w14:paraId="0000004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Slightly concerned</w:t>
      </w:r>
    </w:p>
    <w:p w:rsidR="00000000" w:rsidDel="00000000" w:rsidP="00000000" w:rsidRDefault="00000000" w:rsidRPr="00000000" w14:paraId="0000004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Not at all concerned</w:t>
      </w:r>
    </w:p>
    <w:p w:rsidR="00000000" w:rsidDel="00000000" w:rsidP="00000000" w:rsidRDefault="00000000" w:rsidRPr="00000000" w14:paraId="0000004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40. Which of the following formats do you prefer? </w:t>
      </w:r>
    </w:p>
    <w:p w:rsidR="00000000" w:rsidDel="00000000" w:rsidP="00000000" w:rsidRDefault="00000000" w:rsidRPr="00000000" w14:paraId="0000004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In-class only</w:t>
      </w:r>
    </w:p>
    <w:p w:rsidR="00000000" w:rsidDel="00000000" w:rsidP="00000000" w:rsidRDefault="00000000" w:rsidRPr="00000000" w14:paraId="0000004D">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Online only</w:t>
      </w:r>
    </w:p>
    <w:p w:rsidR="00000000" w:rsidDel="00000000" w:rsidP="00000000" w:rsidRDefault="00000000" w:rsidRPr="00000000" w14:paraId="0000004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Classes with both in-class and online components </w:t>
      </w:r>
    </w:p>
    <w:p w:rsidR="00000000" w:rsidDel="00000000" w:rsidP="00000000" w:rsidRDefault="00000000" w:rsidRPr="00000000" w14:paraId="0000004F">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Has the COVID-19 pandemic caused you to think about changing your chosen major, program, or pathway of study? </w:t>
      </w:r>
    </w:p>
    <w:p w:rsidR="00000000" w:rsidDel="00000000" w:rsidP="00000000" w:rsidRDefault="00000000" w:rsidRPr="00000000" w14:paraId="0000005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Yes, I am considering changing</w:t>
      </w:r>
    </w:p>
    <w:p w:rsidR="00000000" w:rsidDel="00000000" w:rsidP="00000000" w:rsidRDefault="00000000" w:rsidRPr="00000000" w14:paraId="0000005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Yes, but I have decided not to change</w:t>
      </w:r>
    </w:p>
    <w:p w:rsidR="00000000" w:rsidDel="00000000" w:rsidP="00000000" w:rsidRDefault="00000000" w:rsidRPr="00000000" w14:paraId="00000053">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No</w:t>
      </w:r>
    </w:p>
    <w:p w:rsidR="00000000" w:rsidDel="00000000" w:rsidP="00000000" w:rsidRDefault="00000000" w:rsidRPr="00000000" w14:paraId="00000054">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I have not chosen a major, program, or pathway of study </w:t>
      </w:r>
    </w:p>
    <w:p w:rsidR="00000000" w:rsidDel="00000000" w:rsidP="00000000" w:rsidRDefault="00000000" w:rsidRPr="00000000" w14:paraId="00000055">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Which of the following currently present challenges for fully engaging in online courses? (Mark all that apply.) </w:t>
      </w:r>
    </w:p>
    <w:p w:rsidR="00000000" w:rsidDel="00000000" w:rsidP="00000000" w:rsidRDefault="00000000" w:rsidRPr="00000000" w14:paraId="0000005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Access to a reliable computer or laptop</w:t>
      </w:r>
    </w:p>
    <w:p w:rsidR="00000000" w:rsidDel="00000000" w:rsidP="00000000" w:rsidRDefault="00000000" w:rsidRPr="00000000" w14:paraId="0000005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Access to a reliable smartphone or tablet</w:t>
      </w:r>
    </w:p>
    <w:p w:rsidR="00000000" w:rsidDel="00000000" w:rsidP="00000000" w:rsidRDefault="00000000" w:rsidRPr="00000000" w14:paraId="0000005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Access to reliable internet at home</w:t>
      </w:r>
    </w:p>
    <w:p w:rsidR="00000000" w:rsidDel="00000000" w:rsidP="00000000" w:rsidRDefault="00000000" w:rsidRPr="00000000" w14:paraId="0000005A">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 Having enough time to study</w:t>
      </w:r>
    </w:p>
    <w:p w:rsidR="00000000" w:rsidDel="00000000" w:rsidP="00000000" w:rsidRDefault="00000000" w:rsidRPr="00000000" w14:paraId="0000005B">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 Caring for family members</w:t>
      </w:r>
    </w:p>
    <w:p w:rsidR="00000000" w:rsidDel="00000000" w:rsidP="00000000" w:rsidRDefault="00000000" w:rsidRPr="00000000" w14:paraId="0000005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 Working from home makes it difficult to separate work and school g. Working at my regular physical place of work </w:t>
      </w:r>
    </w:p>
    <w:p w:rsidR="00000000" w:rsidDel="00000000" w:rsidP="00000000" w:rsidRDefault="00000000" w:rsidRPr="00000000" w14:paraId="0000005D">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Smoking Status</w:t>
      </w:r>
    </w:p>
    <w:p w:rsidR="00000000" w:rsidDel="00000000" w:rsidP="00000000" w:rsidRDefault="00000000" w:rsidRPr="00000000" w14:paraId="0000005F">
      <w:pPr>
        <w:numPr>
          <w:ilvl w:val="0"/>
          <w:numId w:val="6"/>
        </w:numPr>
        <w:spacing w:after="0" w:afterAutospacing="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Never smoked</w:t>
      </w:r>
    </w:p>
    <w:p w:rsidR="00000000" w:rsidDel="00000000" w:rsidP="00000000" w:rsidRDefault="00000000" w:rsidRPr="00000000" w14:paraId="00000060">
      <w:pPr>
        <w:numPr>
          <w:ilvl w:val="0"/>
          <w:numId w:val="6"/>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Current smoker</w:t>
      </w:r>
    </w:p>
    <w:p w:rsidR="00000000" w:rsidDel="00000000" w:rsidP="00000000" w:rsidRDefault="00000000" w:rsidRPr="00000000" w14:paraId="00000061">
      <w:pPr>
        <w:numPr>
          <w:ilvl w:val="0"/>
          <w:numId w:val="6"/>
        </w:numPr>
        <w:spacing w:after="24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Past smoker</w:t>
      </w:r>
    </w:p>
    <w:p w:rsidR="00000000" w:rsidDel="00000000" w:rsidP="00000000" w:rsidRDefault="00000000" w:rsidRPr="00000000" w14:paraId="00000062">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Chronic diseases</w:t>
      </w:r>
    </w:p>
    <w:p w:rsidR="00000000" w:rsidDel="00000000" w:rsidP="00000000" w:rsidRDefault="00000000" w:rsidRPr="00000000" w14:paraId="00000063">
      <w:pPr>
        <w:numPr>
          <w:ilvl w:val="0"/>
          <w:numId w:val="3"/>
        </w:numPr>
        <w:spacing w:after="0" w:afterAutospacing="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Hypertension</w:t>
      </w:r>
    </w:p>
    <w:p w:rsidR="00000000" w:rsidDel="00000000" w:rsidP="00000000" w:rsidRDefault="00000000" w:rsidRPr="00000000" w14:paraId="00000064">
      <w:pPr>
        <w:numPr>
          <w:ilvl w:val="0"/>
          <w:numId w:val="3"/>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Diabetes</w:t>
      </w:r>
    </w:p>
    <w:p w:rsidR="00000000" w:rsidDel="00000000" w:rsidP="00000000" w:rsidRDefault="00000000" w:rsidRPr="00000000" w14:paraId="00000065">
      <w:pPr>
        <w:numPr>
          <w:ilvl w:val="0"/>
          <w:numId w:val="3"/>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Asthma / COPD</w:t>
      </w:r>
    </w:p>
    <w:p w:rsidR="00000000" w:rsidDel="00000000" w:rsidP="00000000" w:rsidRDefault="00000000" w:rsidRPr="00000000" w14:paraId="00000066">
      <w:pPr>
        <w:numPr>
          <w:ilvl w:val="0"/>
          <w:numId w:val="3"/>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Heart disease</w:t>
      </w:r>
    </w:p>
    <w:p w:rsidR="00000000" w:rsidDel="00000000" w:rsidP="00000000" w:rsidRDefault="00000000" w:rsidRPr="00000000" w14:paraId="00000067">
      <w:pPr>
        <w:numPr>
          <w:ilvl w:val="0"/>
          <w:numId w:val="3"/>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Chronic kidney disease</w:t>
      </w:r>
    </w:p>
    <w:p w:rsidR="00000000" w:rsidDel="00000000" w:rsidP="00000000" w:rsidRDefault="00000000" w:rsidRPr="00000000" w14:paraId="00000068">
      <w:pPr>
        <w:numPr>
          <w:ilvl w:val="0"/>
          <w:numId w:val="3"/>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Cancer</w:t>
      </w:r>
    </w:p>
    <w:p w:rsidR="00000000" w:rsidDel="00000000" w:rsidP="00000000" w:rsidRDefault="00000000" w:rsidRPr="00000000" w14:paraId="00000069">
      <w:pPr>
        <w:numPr>
          <w:ilvl w:val="0"/>
          <w:numId w:val="3"/>
        </w:numPr>
        <w:spacing w:after="24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Other diseases</w:t>
      </w:r>
    </w:p>
    <w:p w:rsidR="00000000" w:rsidDel="00000000" w:rsidP="00000000" w:rsidRDefault="00000000" w:rsidRPr="00000000" w14:paraId="0000006A">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Residence</w:t>
      </w:r>
    </w:p>
    <w:p w:rsidR="00000000" w:rsidDel="00000000" w:rsidP="00000000" w:rsidRDefault="00000000" w:rsidRPr="00000000" w14:paraId="0000006B">
      <w:pPr>
        <w:numPr>
          <w:ilvl w:val="0"/>
          <w:numId w:val="5"/>
        </w:numPr>
        <w:spacing w:after="0" w:afterAutospacing="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Rural</w:t>
      </w:r>
    </w:p>
    <w:p w:rsidR="00000000" w:rsidDel="00000000" w:rsidP="00000000" w:rsidRDefault="00000000" w:rsidRPr="00000000" w14:paraId="0000006C">
      <w:pPr>
        <w:numPr>
          <w:ilvl w:val="0"/>
          <w:numId w:val="5"/>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Urban</w:t>
      </w:r>
    </w:p>
    <w:p w:rsidR="00000000" w:rsidDel="00000000" w:rsidP="00000000" w:rsidRDefault="00000000" w:rsidRPr="00000000" w14:paraId="0000006D">
      <w:pPr>
        <w:numPr>
          <w:ilvl w:val="0"/>
          <w:numId w:val="5"/>
        </w:numPr>
        <w:spacing w:after="24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Semi-urban</w:t>
      </w:r>
    </w:p>
    <w:p w:rsidR="00000000" w:rsidDel="00000000" w:rsidP="00000000" w:rsidRDefault="00000000" w:rsidRPr="00000000" w14:paraId="0000006E">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Employment status</w:t>
      </w:r>
    </w:p>
    <w:p w:rsidR="00000000" w:rsidDel="00000000" w:rsidP="00000000" w:rsidRDefault="00000000" w:rsidRPr="00000000" w14:paraId="0000006F">
      <w:pPr>
        <w:numPr>
          <w:ilvl w:val="0"/>
          <w:numId w:val="2"/>
        </w:numPr>
        <w:spacing w:after="0" w:afterAutospacing="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Unemployed</w:t>
      </w:r>
    </w:p>
    <w:p w:rsidR="00000000" w:rsidDel="00000000" w:rsidP="00000000" w:rsidRDefault="00000000" w:rsidRPr="00000000" w14:paraId="00000070">
      <w:pPr>
        <w:numPr>
          <w:ilvl w:val="0"/>
          <w:numId w:val="2"/>
        </w:numPr>
        <w:spacing w:after="0" w:afterAutospacing="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Employed</w:t>
      </w:r>
    </w:p>
    <w:p w:rsidR="00000000" w:rsidDel="00000000" w:rsidP="00000000" w:rsidRDefault="00000000" w:rsidRPr="00000000" w14:paraId="00000071">
      <w:pPr>
        <w:numPr>
          <w:ilvl w:val="0"/>
          <w:numId w:val="2"/>
        </w:numPr>
        <w:spacing w:after="24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Others</w:t>
      </w:r>
    </w:p>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Health care worker</w:t>
      </w:r>
    </w:p>
    <w:p w:rsidR="00000000" w:rsidDel="00000000" w:rsidP="00000000" w:rsidRDefault="00000000" w:rsidRPr="00000000" w14:paraId="00000073">
      <w:pPr>
        <w:numPr>
          <w:ilvl w:val="0"/>
          <w:numId w:val="1"/>
        </w:numPr>
        <w:spacing w:after="0" w:afterAutospacing="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Yes</w:t>
      </w:r>
    </w:p>
    <w:p w:rsidR="00000000" w:rsidDel="00000000" w:rsidP="00000000" w:rsidRDefault="00000000" w:rsidRPr="00000000" w14:paraId="00000074">
      <w:pPr>
        <w:numPr>
          <w:ilvl w:val="0"/>
          <w:numId w:val="1"/>
        </w:numPr>
        <w:spacing w:after="24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No</w:t>
      </w:r>
    </w:p>
    <w:p w:rsidR="00000000" w:rsidDel="00000000" w:rsidP="00000000" w:rsidRDefault="00000000" w:rsidRPr="00000000" w14:paraId="00000075">
      <w:pPr>
        <w:spacing w:after="240" w:before="240" w:lineRule="auto"/>
        <w:ind w:left="0"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 Educational status</w:t>
      </w:r>
    </w:p>
    <w:p w:rsidR="00000000" w:rsidDel="00000000" w:rsidP="00000000" w:rsidRDefault="00000000" w:rsidRPr="00000000" w14:paraId="00000076">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Monthly family income in BDT / USD</w:t>
      </w:r>
    </w:p>
    <w:p w:rsidR="00000000" w:rsidDel="00000000" w:rsidP="00000000" w:rsidRDefault="00000000" w:rsidRPr="00000000" w14:paraId="00000077">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Admission to hospital due to COVID-19</w:t>
      </w:r>
    </w:p>
    <w:p w:rsidR="00000000" w:rsidDel="00000000" w:rsidP="00000000" w:rsidRDefault="00000000" w:rsidRPr="00000000" w14:paraId="00000078">
      <w:pPr>
        <w:numPr>
          <w:ilvl w:val="0"/>
          <w:numId w:val="4"/>
        </w:numPr>
        <w:spacing w:after="0" w:afterAutospacing="0" w:before="24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Yes</w:t>
      </w:r>
    </w:p>
    <w:p w:rsidR="00000000" w:rsidDel="00000000" w:rsidP="00000000" w:rsidRDefault="00000000" w:rsidRPr="00000000" w14:paraId="00000079">
      <w:pPr>
        <w:numPr>
          <w:ilvl w:val="0"/>
          <w:numId w:val="4"/>
        </w:numPr>
        <w:spacing w:after="240" w:before="0" w:beforeAutospacing="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No</w:t>
      </w:r>
    </w:p>
    <w:p w:rsidR="00000000" w:rsidDel="00000000" w:rsidP="00000000" w:rsidRDefault="00000000" w:rsidRPr="00000000" w14:paraId="0000007A">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Dietary habit</w:t>
      </w:r>
    </w:p>
    <w:p w:rsidR="00000000" w:rsidDel="00000000" w:rsidP="00000000" w:rsidRDefault="00000000" w:rsidRPr="00000000" w14:paraId="0000007B">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Physical exercise</w:t>
      </w:r>
    </w:p>
    <w:p w:rsidR="00000000" w:rsidDel="00000000" w:rsidP="00000000" w:rsidRDefault="00000000" w:rsidRPr="00000000" w14:paraId="0000007C">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Alcohol</w:t>
      </w:r>
    </w:p>
    <w:p w:rsidR="00000000" w:rsidDel="00000000" w:rsidP="00000000" w:rsidRDefault="00000000" w:rsidRPr="00000000" w14:paraId="0000007D">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7F">
      <w:pPr>
        <w:spacing w:after="240" w:before="240" w:lineRule="auto"/>
        <w:rPr>
          <w:ins w:author="Michelle Coronis" w:id="0" w:date="2022-03-21T15:35:11Z"/>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ins w:author="Michelle Coronis" w:id="0" w:date="2022-03-21T15:35:11Z">
        <w:commentRangeStart w:id="0"/>
        <w:r w:rsidDel="00000000" w:rsidR="00000000" w:rsidRPr="00000000">
          <w:rPr>
            <w:rFonts w:ascii="Times New Roman" w:cs="Times New Roman" w:eastAsia="Times New Roman" w:hAnsi="Times New Roman"/>
            <w:b w:val="1"/>
            <w:rtl w:val="0"/>
          </w:rPr>
          <w:t xml:space="preserve"> These following questions were inspired by a journal by:</w:t>
        </w:r>
      </w:ins>
    </w:p>
    <w:p w:rsidR="00000000" w:rsidDel="00000000" w:rsidP="00000000" w:rsidRDefault="00000000" w:rsidRPr="00000000" w14:paraId="00000080">
      <w:pPr>
        <w:ind w:left="720" w:firstLine="0"/>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Kumari, A., Ranjan, P., Vikram, N. K., Kaur, D., Sahu, A., Dwivedi, S. N., Baitha, U., &amp; Goel, A. (2020). A short questionnaire to assess changes in lifestyle-related behaviour during COVID 19 pandemic. </w:t>
        </w:r>
        <w:r w:rsidDel="00000000" w:rsidR="00000000" w:rsidRPr="00000000">
          <w:rPr>
            <w:rFonts w:ascii="Times New Roman" w:cs="Times New Roman" w:eastAsia="Times New Roman" w:hAnsi="Times New Roman"/>
            <w:b w:val="1"/>
            <w:rtl w:val="0"/>
          </w:rPr>
          <w:t xml:space="preserve">Diabetes &amp; metabolic syndrome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rtl w:val="0"/>
          </w:rPr>
          <w:t xml:space="preserve">14</w:t>
        </w:r>
        <w:r w:rsidDel="00000000" w:rsidR="00000000" w:rsidRPr="00000000">
          <w:rPr>
            <w:rFonts w:ascii="Times New Roman" w:cs="Times New Roman" w:eastAsia="Times New Roman" w:hAnsi="Times New Roman"/>
            <w:b w:val="1"/>
            <w:rtl w:val="0"/>
          </w:rPr>
          <w:t xml:space="preserve">(6), 1697–1701. </w:t>
        </w:r>
        <w:r w:rsidDel="00000000" w:rsidR="00000000" w:rsidRPr="00000000">
          <w:fldChar w:fldCharType="begin"/>
        </w:r>
        <w:r w:rsidDel="00000000" w:rsidR="00000000" w:rsidRPr="00000000">
          <w:instrText xml:space="preserve">HYPERLINK "https://doi/"</w:instrText>
        </w:r>
        <w:r w:rsidDel="00000000" w:rsidR="00000000" w:rsidRPr="00000000">
          <w:fldChar w:fldCharType="separate"/>
        </w:r>
        <w:r w:rsidDel="00000000" w:rsidR="00000000" w:rsidRPr="00000000">
          <w:rPr>
            <w:rFonts w:ascii="Times New Roman" w:cs="Times New Roman" w:eastAsia="Times New Roman" w:hAnsi="Times New Roman"/>
            <w:b w:val="1"/>
            <w:rtl w:val="0"/>
          </w:rPr>
          <w:t xml:space="preserve">https://doi</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.org/10.1016/j.dsx.2020.08.020</w:t>
        </w:r>
      </w:ins>
    </w:p>
    <w:p w:rsidR="00000000" w:rsidDel="00000000" w:rsidP="00000000" w:rsidRDefault="00000000" w:rsidRPr="00000000" w14:paraId="00000081">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82">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83">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probability of skipping on of the ain meals (breakfast lunch dinner) changed? </w:t>
        </w:r>
      </w:ins>
    </w:p>
    <w:p w:rsidR="00000000" w:rsidDel="00000000" w:rsidP="00000000" w:rsidRDefault="00000000" w:rsidRPr="00000000" w14:paraId="00000084">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85">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86">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87">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88">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89">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habit of snacking between meals changed? </w:t>
        </w:r>
      </w:ins>
    </w:p>
    <w:p w:rsidR="00000000" w:rsidDel="00000000" w:rsidP="00000000" w:rsidRDefault="00000000" w:rsidRPr="00000000" w14:paraId="0000008A">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8B">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8C">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8D">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8E">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8F">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quantity/ portions of meals and snacks changed? </w:t>
        </w:r>
      </w:ins>
    </w:p>
    <w:p w:rsidR="00000000" w:rsidDel="00000000" w:rsidP="00000000" w:rsidRDefault="00000000" w:rsidRPr="00000000" w14:paraId="00000090">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91">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92">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93">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94">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95">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96">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daily intake of fruits and vegitables changed</w:t>
        </w:r>
      </w:ins>
    </w:p>
    <w:p w:rsidR="00000000" w:rsidDel="00000000" w:rsidP="00000000" w:rsidRDefault="00000000" w:rsidRPr="00000000" w14:paraId="00000097">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98">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99">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9A">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9B">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9C">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intake of a balanced diet (including healthy ingredients such as wheat legumes eggs nuts fruits and vegitables) changed? </w:t>
        </w:r>
      </w:ins>
    </w:p>
    <w:p w:rsidR="00000000" w:rsidDel="00000000" w:rsidP="00000000" w:rsidRDefault="00000000" w:rsidRPr="00000000" w14:paraId="0000009D">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9E">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9F">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A0">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A1">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A2">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consumption of junk food/fast food and fried food changed? </w:t>
        </w:r>
      </w:ins>
    </w:p>
    <w:p w:rsidR="00000000" w:rsidDel="00000000" w:rsidP="00000000" w:rsidRDefault="00000000" w:rsidRPr="00000000" w14:paraId="000000A3">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A4">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A5">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A6">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A7">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A8">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intake or sugar-sweetened beverages (carbonated soft drinks, sugar sweetened juices) changed? </w:t>
        </w:r>
      </w:ins>
    </w:p>
    <w:p w:rsidR="00000000" w:rsidDel="00000000" w:rsidP="00000000" w:rsidRDefault="00000000" w:rsidRPr="00000000" w14:paraId="000000A9">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AA">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AB">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AC">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AD">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AE">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participation in cooking new/traditional recipes changed? </w:t>
        </w:r>
      </w:ins>
    </w:p>
    <w:p w:rsidR="00000000" w:rsidDel="00000000" w:rsidP="00000000" w:rsidRDefault="00000000" w:rsidRPr="00000000" w14:paraId="000000AF">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B0">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B1">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B2">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B3">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B4">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consumption of sweets/candies/chocolate changed? </w:t>
        </w:r>
      </w:ins>
    </w:p>
    <w:p w:rsidR="00000000" w:rsidDel="00000000" w:rsidP="00000000" w:rsidRDefault="00000000" w:rsidRPr="00000000" w14:paraId="000000B5">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consumption of unhealthy food when you were bored or stressed or upset changed? </w:t>
        </w:r>
      </w:ins>
    </w:p>
    <w:p w:rsidR="00000000" w:rsidDel="00000000" w:rsidP="00000000" w:rsidRDefault="00000000" w:rsidRPr="00000000" w14:paraId="000000B6">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B7">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B8">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B9">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BA">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BB">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BC">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BD">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BE">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intake of nutrition supplements to boost immunity changed? </w:t>
        </w:r>
      </w:ins>
    </w:p>
    <w:p w:rsidR="00000000" w:rsidDel="00000000" w:rsidP="00000000" w:rsidRDefault="00000000" w:rsidRPr="00000000" w14:paraId="000000BF">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intake of immune boosting foods (lemon, turmeric, garlic, citrus fruits and green leafy vegetables) in the diet changed? </w:t>
        </w:r>
      </w:ins>
    </w:p>
    <w:p w:rsidR="00000000" w:rsidDel="00000000" w:rsidP="00000000" w:rsidRDefault="00000000" w:rsidRPr="00000000" w14:paraId="000000C0">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C1">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C2">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C3">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C4">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C5">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participation in exercise/physical activity changed? </w:t>
        </w:r>
      </w:ins>
    </w:p>
    <w:p w:rsidR="00000000" w:rsidDel="00000000" w:rsidP="00000000" w:rsidRDefault="00000000" w:rsidRPr="00000000" w14:paraId="000000C6">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C7">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C8">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C9">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CA">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CB">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participation in social activities changed? </w:t>
        </w:r>
      </w:ins>
    </w:p>
    <w:p w:rsidR="00000000" w:rsidDel="00000000" w:rsidP="00000000" w:rsidRDefault="00000000" w:rsidRPr="00000000" w14:paraId="000000CC">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CD">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CE">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CF">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D0">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D1">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participation in household chores changed? </w:t>
        </w:r>
      </w:ins>
    </w:p>
    <w:p w:rsidR="00000000" w:rsidDel="00000000" w:rsidP="00000000" w:rsidRDefault="00000000" w:rsidRPr="00000000" w14:paraId="000000D2">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D3">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D4">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D5">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D6">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D7">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sitting and screen time changed? </w:t>
        </w:r>
      </w:ins>
    </w:p>
    <w:p w:rsidR="00000000" w:rsidDel="00000000" w:rsidP="00000000" w:rsidRDefault="00000000" w:rsidRPr="00000000" w14:paraId="000000D8">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D9">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DA">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DB">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DC">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DD">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have your hours of sleep changed? </w:t>
        </w:r>
      </w:ins>
    </w:p>
    <w:p w:rsidR="00000000" w:rsidDel="00000000" w:rsidP="00000000" w:rsidRDefault="00000000" w:rsidRPr="00000000" w14:paraId="000000DE">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DF">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E0">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E1">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E2">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E3">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has your quality of sleep changed? </w:t>
        </w:r>
      </w:ins>
    </w:p>
    <w:p w:rsidR="00000000" w:rsidDel="00000000" w:rsidP="00000000" w:rsidRDefault="00000000" w:rsidRPr="00000000" w14:paraId="000000E4">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E5">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E6">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E7">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E8">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E9">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EA">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EB">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How have your stress and anxiety levels changed? </w:t>
        </w:r>
      </w:ins>
    </w:p>
    <w:p w:rsidR="00000000" w:rsidDel="00000000" w:rsidP="00000000" w:rsidRDefault="00000000" w:rsidRPr="00000000" w14:paraId="000000EC">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(b) Slightly increased </w:t>
        </w:r>
      </w:ins>
    </w:p>
    <w:p w:rsidR="00000000" w:rsidDel="00000000" w:rsidP="00000000" w:rsidRDefault="00000000" w:rsidRPr="00000000" w14:paraId="000000ED">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 Grossly similar</w:t>
        </w:r>
      </w:ins>
    </w:p>
    <w:p w:rsidR="00000000" w:rsidDel="00000000" w:rsidP="00000000" w:rsidRDefault="00000000" w:rsidRPr="00000000" w14:paraId="000000EE">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(d) Slightly decreased </w:t>
        </w:r>
      </w:ins>
    </w:p>
    <w:p w:rsidR="00000000" w:rsidDel="00000000" w:rsidP="00000000" w:rsidRDefault="00000000" w:rsidRPr="00000000" w14:paraId="000000EF">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(e) Significantly </w:t>
        </w:r>
      </w:ins>
    </w:p>
    <w:p w:rsidR="00000000" w:rsidDel="00000000" w:rsidP="00000000" w:rsidRDefault="00000000" w:rsidRPr="00000000" w14:paraId="000000F0">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F1">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(the scoring for this set </w:t>
        </w:r>
        <w:r w:rsidDel="00000000" w:rsidR="00000000" w:rsidRPr="00000000">
          <w:rPr>
            <w:rFonts w:ascii="Times New Roman" w:cs="Times New Roman" w:eastAsia="Times New Roman" w:hAnsi="Times New Roman"/>
            <w:b w:val="1"/>
            <w:rtl w:val="0"/>
          </w:rPr>
          <w:t xml:space="preserve">Items 1, 2, 6, 7, 8, 9∗, 10, 17 and 20 are scored as:</w:t>
        </w:r>
      </w:ins>
    </w:p>
    <w:p w:rsidR="00000000" w:rsidDel="00000000" w:rsidP="00000000" w:rsidRDefault="00000000" w:rsidRPr="00000000" w14:paraId="000000F2">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2 = Significantly decreased, 1 = Slightly decreased, 0 = Grossly similar, -1 = Slightly increased, -2 = Significantly increased.</w:t>
        </w:r>
      </w:ins>
    </w:p>
    <w:p w:rsidR="00000000" w:rsidDel="00000000" w:rsidP="00000000" w:rsidRDefault="00000000" w:rsidRPr="00000000" w14:paraId="000000F3">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Items 4, 5, 11, 12, 13, 14, 15, 16 and 19 are scored as:</w:t>
        </w:r>
      </w:ins>
    </w:p>
    <w:p w:rsidR="00000000" w:rsidDel="00000000" w:rsidP="00000000" w:rsidRDefault="00000000" w:rsidRPr="00000000" w14:paraId="000000F4">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2 = Significantly increased, 1 = Slightly increased, 0 = Grossly similar, -1 = Slightly decreased, -2 = Significantly decreased.</w:t>
        </w:r>
      </w:ins>
    </w:p>
    <w:p w:rsidR="00000000" w:rsidDel="00000000" w:rsidP="00000000" w:rsidRDefault="00000000" w:rsidRPr="00000000" w14:paraId="000000F5">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Item 3∗∗, 18∗∗∗ is scored as:</w:t>
        </w:r>
      </w:ins>
    </w:p>
    <w:p w:rsidR="00000000" w:rsidDel="00000000" w:rsidP="00000000" w:rsidRDefault="00000000" w:rsidRPr="00000000" w14:paraId="000000F6">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0 = Grossly similar-1 = Slightly increased/decreased-2 = Significantly increased/decreased</w:t>
        </w:r>
      </w:ins>
    </w:p>
    <w:p w:rsidR="00000000" w:rsidDel="00000000" w:rsidP="00000000" w:rsidRDefault="00000000" w:rsidRPr="00000000" w14:paraId="000000F7">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∗Item 9 is scored assuming that these recipes are usually high in calories.</w:t>
        </w:r>
      </w:ins>
    </w:p>
    <w:p w:rsidR="00000000" w:rsidDel="00000000" w:rsidP="00000000" w:rsidRDefault="00000000" w:rsidRPr="00000000" w14:paraId="000000F8">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∗∗Item 3 is scored assuming that the person was having normal portion of meals and snacks before COVID pandemic.</w:t>
        </w:r>
      </w:ins>
    </w:p>
    <w:p w:rsidR="00000000" w:rsidDel="00000000" w:rsidP="00000000" w:rsidRDefault="00000000" w:rsidRPr="00000000" w14:paraId="000000F9">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Item 18 is scored assuming that the individual was having an adequate 6-8 hours sleep before pandemic.</w:t>
        </w:r>
      </w:ins>
    </w:p>
    <w:p w:rsidR="00000000" w:rsidDel="00000000" w:rsidP="00000000" w:rsidRDefault="00000000" w:rsidRPr="00000000" w14:paraId="000000FA">
      <w:pPr>
        <w:spacing w:after="400" w:before="400" w:lineRule="auto"/>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Clinicians may use their discretion and modify the scoring on case to case basis.</w:t>
        </w:r>
      </w:ins>
    </w:p>
    <w:p w:rsidR="00000000" w:rsidDel="00000000" w:rsidP="00000000" w:rsidRDefault="00000000" w:rsidRPr="00000000" w14:paraId="000000FB">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 </w:t>
        </w:r>
      </w:ins>
    </w:p>
    <w:p w:rsidR="00000000" w:rsidDel="00000000" w:rsidP="00000000" w:rsidRDefault="00000000" w:rsidRPr="00000000" w14:paraId="000000FC">
      <w:pPr>
        <w:rPr>
          <w:ins w:author="Michelle Coronis" w:id="0" w:date="2022-03-21T15:35:11Z"/>
          <w:rFonts w:ascii="Times New Roman" w:cs="Times New Roman" w:eastAsia="Times New Roman" w:hAnsi="Times New Roman"/>
          <w:b w:val="1"/>
        </w:rPr>
      </w:pPr>
      <w:ins w:author="Michelle Coronis" w:id="0" w:date="2022-03-21T15:35:11Z">
        <w:r w:rsidDel="00000000" w:rsidR="00000000" w:rsidRPr="00000000">
          <w:rPr>
            <w:rFonts w:ascii="Times New Roman" w:cs="Times New Roman" w:eastAsia="Times New Roman" w:hAnsi="Times New Roman"/>
            <w:b w:val="1"/>
            <w:rtl w:val="0"/>
          </w:rPr>
          <w:t xml:space="preserve">of questions are as followed…</w:t>
        </w:r>
      </w:ins>
    </w:p>
    <w:p w:rsidR="00000000" w:rsidDel="00000000" w:rsidP="00000000" w:rsidRDefault="00000000" w:rsidRPr="00000000" w14:paraId="000000FD">
      <w:pPr>
        <w:spacing w:after="240" w:before="240" w:lineRule="auto"/>
        <w:rPr>
          <w:rFonts w:ascii="Times New Roman" w:cs="Times New Roman" w:eastAsia="Times New Roman" w:hAnsi="Times New Roman"/>
          <w:b w:val="1"/>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E">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FF">
      <w:pPr>
        <w:rPr>
          <w:b w:val="1"/>
          <w:sz w:val="26"/>
          <w:szCs w:val="26"/>
        </w:rPr>
      </w:pPr>
      <w:r w:rsidDel="00000000" w:rsidR="00000000" w:rsidRPr="00000000">
        <w:rPr>
          <w:rtl w:val="0"/>
        </w:rPr>
      </w:r>
    </w:p>
    <w:p w:rsidR="00000000" w:rsidDel="00000000" w:rsidP="00000000" w:rsidRDefault="00000000" w:rsidRPr="00000000" w14:paraId="00000100">
      <w:pPr>
        <w:rPr>
          <w:b w:val="1"/>
          <w:sz w:val="26"/>
          <w:szCs w:val="26"/>
        </w:rPr>
      </w:pPr>
      <w:r w:rsidDel="00000000" w:rsidR="00000000" w:rsidRPr="00000000">
        <w:rPr>
          <w:b w:val="1"/>
          <w:sz w:val="26"/>
          <w:szCs w:val="26"/>
        </w:rPr>
        <w:drawing>
          <wp:inline distB="114300" distT="114300" distL="114300" distR="114300">
            <wp:extent cx="5943600" cy="4724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sz w:val="26"/>
          <w:szCs w:val="26"/>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943600" cy="20447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here are a few more questions that I found that we could either use or re-word and utilize the numerical rating and scoring. </w:t>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This is from the WHO Quality of Life Scale-Brief – </w:t>
      </w:r>
    </w:p>
    <w:p w:rsidR="00000000" w:rsidDel="00000000" w:rsidP="00000000" w:rsidRDefault="00000000" w:rsidRPr="00000000" w14:paraId="00000108">
      <w:pPr>
        <w:rPr/>
      </w:pPr>
      <w:hyperlink r:id="rId9">
        <w:r w:rsidDel="00000000" w:rsidR="00000000" w:rsidRPr="00000000">
          <w:rPr>
            <w:color w:val="1155cc"/>
            <w:u w:val="single"/>
            <w:rtl w:val="0"/>
          </w:rPr>
          <w:t xml:space="preserve">https://depts.washington.edu/uwcssc/sites/default/files/hw00/d40/uwcssc/sites/default/files/WHO%20Quality%20of%20Life%20Scale.pdf</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943600" cy="29464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Here is a better Social Ecology Model…. I think the last one that I emailed was too detailed. This one gives a very basic explanation.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elle Coronis" w:id="0" w:date="2022-03-21T15:38:37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question were copy and pasted from a journal article: the wording could be changed. I know that these questions can be seen as "during" the pandemic. However, they can be viewed as "after" the pandemic. Feel free to boot any question you feel that would not work for your culture as we touched on in the previous meeting. I hope this helps... I am completely open to suggestions on what else to look for.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1.png"/><Relationship Id="rId9" Type="http://schemas.openxmlformats.org/officeDocument/2006/relationships/hyperlink" Target="https://depts.washington.edu/uwcssc/sites/default/files/hw00/d40/uwcssc/sites/default/files/WHO%20Quality%20of%20Life%20Scale.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